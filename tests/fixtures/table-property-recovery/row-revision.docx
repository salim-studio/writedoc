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rPr>
          <w:ins w:author="Fixture" w:id="1" w:date="2026-09-29T00:00:00Z"/>
        </w:trP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