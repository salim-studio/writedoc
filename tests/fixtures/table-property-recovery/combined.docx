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5000" w:type="dxa"/>
        <w:tblLayout w:type="fixed"/>
      </w:tblPr>
      <w:tblGrid>
        <w:gridCol w:w="5000"/>
      </w:tblGrid>
      <w:tr>
        <w:trPr>
          <w:ins w:author="Fixture" w:id="1" w:date="2026-09-29T00:00:00Z"/>
        </w:trPr>
        <w:tc>
          <w:tcPr>
            <w:tcW w:w="5000" w:type="dxa"/>
            <w:tcFitText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