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del w:id="10" w:author="Fixture author">
          <w:r>
            <w:delText>Deleted text</w:delText>
          </w:r>
        </w:del>
        <w:r>
          <w:rPr>
            <w:b/>
            <w:color w:val="803020"/>
            <w:sz w:val="28"/>
          </w:rPr>
          <w:t>Linked 10</w:t>
        </w:r>
        <w: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b/>
            <w:color w:val="803020"/>
            <w:sz w:val="28"/>
          </w:rPr>
          <w:t>After picture</w:t>
        </w:r>
        <w:del w:id="11" w:author="Fixture author">
          <w:r>
            <w:delText>Also deleted</w:delText>
          </w:r>
        </w:del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del w:id="20" w:author="Fixture author">
                <w:r>
                  <w:delText>Deleted text</w:delText>
                </w:r>
              </w:del>
              <w:r>
                <w:rPr>
                  <w:b/>
                  <w:color w:val="803020"/>
                  <w:sz w:val="28"/>
                </w:rPr>
                <w:t>Linked 20</w:t>
              </w:r>
              <w: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b/>
                  <w:color w:val="803020"/>
                  <w:sz w:val="28"/>
                </w:rPr>
                <w:t>After picture</w:t>
              </w:r>
              <w:del w:id="21" w:author="Fixture author">
                <w:r>
                  <w:delText>Also deleted</w:delText>
                </w:r>
              </w:del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del w:id="40" w:author="Fixture author">
        <w:r>
          <w:delText>Deleted text</w:delText>
        </w:r>
      </w:del>
      <w:r>
        <w:rPr>
          <w:b/>
          <w:color w:val="803020"/>
          <w:sz w:val="28"/>
        </w:rPr>
        <w:t>Linked 40</w:t>
      </w:r>
      <w: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del w:id="41" w:author="Fixture author">
        <w:r>
          <w:delText>Also deleted</w:delText>
        </w:r>
      </w:del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del w:id="30" w:author="Fixture author">
        <w:r>
          <w:delText>Deleted text</w:delText>
        </w:r>
      </w:del>
      <w:r>
        <w:rPr>
          <w:b/>
          <w:color w:val="803020"/>
          <w:sz w:val="28"/>
        </w:rPr>
        <w:t>Linked 30</w:t>
      </w:r>
      <w: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803020"/>
          <w:sz w:val="28"/>
        </w:rPr>
        <w:t>After picture</w:t>
      </w:r>
      <w:del w:id="31" w:author="Fixture author">
        <w:r>
          <w:delText>Also deleted</w:delText>
        </w:r>
      </w:del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